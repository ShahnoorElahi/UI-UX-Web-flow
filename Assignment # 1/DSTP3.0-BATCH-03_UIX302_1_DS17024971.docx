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a0s9citfzjkx" w:colFirst="0" w:colLast="0"/>
      <w:bookmarkEnd w:id="0"/>
      <w:r>
        <w:rPr>
          <w:b/>
          <w:bCs/>
          <w:sz w:val="34"/>
          <w:szCs w:val="34"/>
          <w:rtl w:val="0"/>
        </w:rPr>
        <w:t>Competitive Audit: Gaming eCommerce</w:t>
      </w:r>
    </w:p>
    <w:p w14:paraId="0000000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ow0lcmqxm1zr" w:colFirst="0" w:colLast="0"/>
      <w:bookmarkEnd w:id="1"/>
      <w:r>
        <w:rPr>
          <w:b/>
          <w:bCs/>
          <w:color w:val="000000"/>
          <w:sz w:val="26"/>
          <w:szCs w:val="26"/>
          <w:rtl w:val="0"/>
        </w:rPr>
        <w:t>1. Sign In Flow</w:t>
      </w:r>
    </w:p>
    <w:p w14:paraId="00000003">
      <w:pPr>
        <w:spacing w:before="240" w:after="240"/>
      </w:pPr>
      <w:r>
        <w:rPr>
          <w:rtl w:val="0"/>
        </w:rPr>
        <w:t>The goal is to get the user into their account with as little friction as possible.</w:t>
      </w:r>
    </w:p>
    <w:p w14:paraId="00000004">
      <w:pPr>
        <w:spacing w:before="240" w:after="240"/>
      </w:pPr>
      <w:r>
        <w:drawing>
          <wp:inline distT="114300" distB="114300" distL="114300" distR="114300">
            <wp:extent cx="5943600" cy="33115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 preferRelativeResize="0"/>
                  </pic:nvPicPr>
                  <pic:blipFill>
                    <a:blip r:embed="rId6"/>
                    <a:srcRect b="376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spacing w:before="240" w:after="240"/>
      </w:pPr>
      <w:r>
        <w:drawing>
          <wp:inline distT="114300" distB="114300" distL="114300" distR="114300">
            <wp:extent cx="5943600" cy="32004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/>
    <w:p w14:paraId="0CE34AD8"/>
    <w:tbl>
      <w:tblPr>
        <w:tblStyle w:val="13"/>
        <w:tblW w:w="8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75"/>
        <w:gridCol w:w="3810"/>
        <w:gridCol w:w="3405"/>
      </w:tblGrid>
      <w:tr w14:paraId="72018D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7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Feature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8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Steam (Minimalist/Security Focused)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0000009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Razer (Modern/Brand Focused)</w:t>
            </w:r>
          </w:p>
        </w:tc>
      </w:tr>
      <w:tr w14:paraId="07AC6D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2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A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Experience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B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Uses a QR code login option which is incredibly fast for mobile users.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000000C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Traditional email/password but offers "Guest Checkout" or Social Logins (Google/Facebook).</w:t>
            </w:r>
          </w:p>
        </w:tc>
      </w:tr>
      <w:tr w14:paraId="4C508E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D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The "Good"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0E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The QR code bypasses typing on a keyboard entirely.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000000F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Social login reduces the "memory load" for the user.</w:t>
            </w:r>
          </w:p>
        </w:tc>
      </w:tr>
      <w:tr w14:paraId="25EAF4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2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1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The "Cluttered"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top"/>
          </w:tcPr>
          <w:p w14:paraId="00000011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The Steam Guard 2FA can sometimes feel like an extra hurdle if you don’t have your phone handy.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top"/>
          </w:tcPr>
          <w:p w14:paraId="00000012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The marketing banners around the login box can be distracting.</w:t>
            </w:r>
          </w:p>
        </w:tc>
      </w:tr>
    </w:tbl>
    <w:p w14:paraId="00000013"/>
    <w:p w14:paraId="0000001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meyoz6lm4m4c" w:colFirst="0" w:colLast="0"/>
      <w:bookmarkEnd w:id="2"/>
      <w:r>
        <w:rPr>
          <w:b/>
          <w:bCs/>
          <w:color w:val="000000"/>
          <w:sz w:val="26"/>
          <w:szCs w:val="26"/>
          <w:rtl w:val="0"/>
        </w:rPr>
        <w:t>2. Navigation Bars</w:t>
      </w:r>
    </w:p>
    <w:p w14:paraId="00000015">
      <w:pPr>
        <w:spacing w:before="240" w:after="240"/>
      </w:pPr>
      <w:r>
        <w:rPr>
          <w:rtl w:val="0"/>
        </w:rPr>
        <w:t>Navigation should help a gamer find specific hardware (e.g., "Mechanical Keyboards") within seconds.</w:t>
      </w:r>
    </w:p>
    <w:p w14:paraId="00000016">
      <w:pPr>
        <w:numPr>
          <w:ilvl w:val="0"/>
          <w:numId w:val="1"/>
        </w:numPr>
        <w:spacing w:before="240" w:after="240"/>
        <w:ind w:left="720" w:hanging="360"/>
      </w:pPr>
      <w:r>
        <w:rPr>
          <w:b/>
          <w:bCs/>
          <w:rtl w:val="0"/>
        </w:rPr>
        <w:t>Steam:</w:t>
      </w:r>
      <w:r>
        <w:rPr>
          <w:rtl w:val="0"/>
        </w:rPr>
        <w:t xml:space="preserve"> Uses a multi-layered top nav (Store, Library, Community). It’s functional but looks dated.</w:t>
      </w:r>
    </w:p>
    <w:p w14:paraId="00000017">
      <w:pPr>
        <w:spacing w:before="240" w:after="240"/>
        <w:ind w:left="720" w:firstLine="0"/>
        <w:rPr>
          <w:b/>
          <w:bCs/>
        </w:rPr>
      </w:pPr>
      <w:r>
        <w:drawing>
          <wp:inline distT="114300" distB="114300" distL="114300" distR="114300">
            <wp:extent cx="5943600" cy="12192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numPr>
          <w:ilvl w:val="0"/>
          <w:numId w:val="1"/>
        </w:numPr>
        <w:spacing w:before="240" w:after="240"/>
        <w:ind w:left="720" w:hanging="360"/>
      </w:pPr>
      <w:r>
        <w:rPr>
          <w:b/>
          <w:bCs/>
          <w:rtl w:val="0"/>
        </w:rPr>
        <w:t>Razer:</w:t>
      </w:r>
      <w:r>
        <w:rPr>
          <w:rtl w:val="0"/>
        </w:rPr>
        <w:t xml:space="preserve"> Uses a "Mega Menu" only. When you hover over "PC," it expands into categories with icons for Mice, Keyboards, and Audio.</w:t>
      </w:r>
    </w:p>
    <w:p w14:paraId="00000019">
      <w:pPr>
        <w:spacing w:before="240" w:after="240"/>
        <w:ind w:left="720" w:firstLine="0"/>
      </w:pPr>
      <w:r>
        <w:drawing>
          <wp:inline distT="114300" distB="114300" distL="114300" distR="114300">
            <wp:extent cx="5943600" cy="2730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bCs/>
          <w:rtl w:val="0"/>
        </w:rPr>
        <w:t>Review:</w:t>
      </w:r>
    </w:p>
    <w:p w14:paraId="0000001B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Good:</w:t>
      </w:r>
      <w:r>
        <w:rPr>
          <w:rtl w:val="0"/>
        </w:rPr>
        <w:t xml:space="preserve"> Razer’s use of visual icons in the navigation helps gamers identify gear quickly.</w:t>
      </w:r>
    </w:p>
    <w:p w14:paraId="0000001E">
      <w:pPr>
        <w:numPr>
          <w:ilvl w:val="1"/>
          <w:numId w:val="1"/>
        </w:numPr>
        <w:spacing w:before="0" w:beforeAutospacing="0" w:after="240"/>
        <w:ind w:left="1440" w:hanging="360"/>
        <w:rPr>
          <w:ins w:id="0" w:author="Shahnoor Elahi" w:date="2026-05-03T10:37:13Z"/>
        </w:rPr>
      </w:pPr>
      <w:r>
        <w:rPr>
          <w:b/>
          <w:bCs/>
          <w:rtl w:val="0"/>
        </w:rPr>
        <w:t>Overwhelming:</w:t>
      </w:r>
      <w:r>
        <w:rPr>
          <w:rtl w:val="0"/>
        </w:rPr>
        <w:t xml:space="preserve"> Steam’s "Store" dropdown has too many sub-links (Points Shop, News, Labs), which can confuse a first-time buyer.</w:t>
      </w:r>
    </w:p>
    <w:p w14:paraId="0000001F"/>
    <w:p w14:paraId="0000002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ia5lxia5bm4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>3. Add to Cart (CTA) Buttons</w:t>
      </w:r>
    </w:p>
    <w:p w14:paraId="00000021">
      <w:pPr>
        <w:spacing w:before="240" w:after="240"/>
      </w:pPr>
      <w:r>
        <w:rPr>
          <w:rtl w:val="0"/>
        </w:rPr>
        <w:t>The Call-to-Action (CTA) should be the most prominent element on the product page.</w:t>
      </w:r>
    </w:p>
    <w:p w14:paraId="17FDAED0">
      <w:pPr>
        <w:numPr>
          <w:ilvl w:val="0"/>
          <w:numId w:val="2"/>
        </w:numPr>
        <w:spacing w:before="240" w:after="240"/>
        <w:ind w:left="720" w:hanging="360"/>
      </w:pPr>
      <w:r>
        <w:rPr>
          <w:b/>
          <w:bCs/>
          <w:rtl w:val="0"/>
        </w:rPr>
        <w:t>Steam:</w:t>
      </w:r>
      <w:r>
        <w:rPr>
          <w:rtl w:val="0"/>
        </w:rPr>
        <w:t xml:space="preserve"> Uses a simple green button with the price. It’s consistent but small.</w:t>
      </w:r>
    </w:p>
    <w:p w14:paraId="1E464E07">
      <w:pPr>
        <w:spacing w:before="240" w:after="240"/>
        <w:ind w:left="720" w:firstLine="0"/>
        <w:jc w:val="center"/>
      </w:pPr>
      <w:r>
        <w:drawing>
          <wp:inline distT="114300" distB="114300" distL="114300" distR="114300">
            <wp:extent cx="4352290" cy="5337810"/>
            <wp:effectExtent l="0" t="0" r="10160" b="1524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10"/>
                    <a:srcRect b="75586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numPr>
          <w:ilvl w:val="0"/>
          <w:numId w:val="2"/>
        </w:numPr>
        <w:spacing w:before="240" w:after="240"/>
        <w:ind w:left="720" w:hanging="360"/>
      </w:pPr>
      <w:r>
        <w:rPr>
          <w:b/>
          <w:bCs/>
          <w:rtl w:val="0"/>
        </w:rPr>
        <w:t>Razer:</w:t>
      </w:r>
      <w:r>
        <w:rPr>
          <w:rtl w:val="0"/>
        </w:rPr>
        <w:t xml:space="preserve"> Uses a high-contrast "Add to Cart" button that stays "sticky" at the top of the page even as you scroll down to read specs.</w:t>
      </w:r>
    </w:p>
    <w:p w14:paraId="00000025">
      <w:pPr>
        <w:spacing w:before="240" w:after="240"/>
        <w:ind w:left="720" w:firstLine="0"/>
      </w:pPr>
      <w:r>
        <w:drawing>
          <wp:inline distT="114300" distB="114300" distL="114300" distR="114300">
            <wp:extent cx="5267325" cy="1918970"/>
            <wp:effectExtent l="0" t="0" r="9525" b="508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bCs/>
          <w:rtl w:val="0"/>
        </w:rPr>
        <w:t>Review:</w:t>
      </w:r>
    </w:p>
    <w:p w14:paraId="00000027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Good:</w:t>
      </w:r>
      <w:r>
        <w:rPr>
          <w:rtl w:val="0"/>
        </w:rPr>
        <w:t xml:space="preserve"> Razer’s "Sticky" button is a great UX pattern because the user doesn't have to scroll back up to buy.</w:t>
      </w:r>
    </w:p>
    <w:p w14:paraId="00000028">
      <w:pPr>
        <w:numPr>
          <w:ilvl w:val="1"/>
          <w:numId w:val="2"/>
        </w:numPr>
        <w:spacing w:before="0" w:beforeAutospacing="0" w:after="240"/>
        <w:ind w:left="1440" w:hanging="360"/>
      </w:pPr>
      <w:r>
        <w:rPr>
          <w:b/>
          <w:bCs/>
          <w:rtl w:val="0"/>
        </w:rPr>
        <w:t>Confusing:</w:t>
      </w:r>
      <w:r>
        <w:rPr>
          <w:rtl w:val="0"/>
        </w:rPr>
        <w:t xml:space="preserve"> On Steam, sometimes there are multiple "Add to Cart" buttons for different bundles (Deluxe vs. Standard), which requires careful reading.</w:t>
      </w:r>
    </w:p>
    <w:p w14:paraId="0000002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wovutmgttsj" w:colFirst="0" w:colLast="0"/>
      <w:bookmarkEnd w:id="4"/>
      <w:r>
        <w:rPr>
          <w:b/>
          <w:bCs/>
          <w:color w:val="000000"/>
          <w:sz w:val="26"/>
          <w:szCs w:val="26"/>
          <w:rtl w:val="0"/>
        </w:rPr>
        <w:t>4. Checkout Flow</w:t>
      </w:r>
    </w:p>
    <w:p w14:paraId="0000002A">
      <w:pPr>
        <w:spacing w:before="240" w:after="240"/>
      </w:pPr>
      <w:r>
        <w:rPr>
          <w:rtl w:val="0"/>
        </w:rPr>
        <w:t>A cluttered checkout leads to "Cart Abandonment".</w:t>
      </w:r>
    </w:p>
    <w:p w14:paraId="0000002B">
      <w:pPr>
        <w:numPr>
          <w:ilvl w:val="0"/>
          <w:numId w:val="3"/>
        </w:numPr>
        <w:spacing w:before="240" w:after="240"/>
        <w:ind w:left="720" w:hanging="360"/>
      </w:pPr>
      <w:r>
        <w:rPr>
          <w:b/>
          <w:bCs/>
          <w:rtl w:val="0"/>
        </w:rPr>
        <w:t>Steam:</w:t>
      </w:r>
      <w:r>
        <w:rPr>
          <w:rFonts w:ascii="Arial Unicode MS" w:hAnsi="Arial Unicode MS" w:eastAsia="Arial Unicode MS" w:cs="Arial Unicode MS"/>
          <w:rtl w:val="0"/>
        </w:rPr>
        <w:t xml:space="preserve"> A multi-step process: Shopping Cart → Sign In → Payment Info → Review → Purchase.</w:t>
      </w:r>
    </w:p>
    <w:p w14:paraId="0000002C">
      <w:pPr>
        <w:spacing w:before="240" w:after="240"/>
        <w:ind w:firstLine="720" w:firstLineChars="0"/>
        <w:rPr>
          <w:ins w:id="1" w:author="Shahnoor Elahi" w:date="2026-05-03T10:46:55Z"/>
        </w:rPr>
      </w:pPr>
      <w:r>
        <w:drawing>
          <wp:inline distT="114300" distB="114300" distL="114300" distR="114300">
            <wp:extent cx="5943600" cy="189865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12"/>
                    <a:srcRect t="13561" b="159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>
      <w:pPr>
        <w:spacing w:before="240" w:after="240"/>
        <w:ind w:left="720" w:firstLine="0"/>
        <w:rPr>
          <w:ins w:id="2" w:author="Shahnoor Elahi" w:date="2026-05-03T10:46:55Z"/>
        </w:rPr>
      </w:pPr>
      <w:ins w:id="3" w:author="Shahnoor Elahi" w:date="2026-05-03T10:46:55Z">
        <w:r>
          <w:rPr/>
          <w:drawing>
            <wp:inline distT="114300" distB="114300" distL="114300" distR="114300">
              <wp:extent cx="5943600" cy="3434080"/>
              <wp:effectExtent l="0" t="0" r="0" b="0"/>
              <wp:docPr id="6" name="image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8.png"/>
                      <pic:cNvPicPr preferRelativeResize="0"/>
                    </pic:nvPicPr>
                    <pic:blipFill>
                      <a:blip r:embed="rId13"/>
                      <a:srcRect b="2509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4340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000002E">
      <w:pPr>
        <w:spacing w:before="240" w:after="240"/>
        <w:ind w:left="720" w:firstLine="0"/>
      </w:pPr>
      <w:ins w:id="5" w:author="Shahnoor Elahi" w:date="2026-05-03T10:46:55Z">
        <w:r>
          <w:rPr/>
          <w:drawing>
            <wp:inline distT="114300" distB="114300" distL="114300" distR="114300">
              <wp:extent cx="5943600" cy="2717800"/>
              <wp:effectExtent l="0" t="0" r="0" b="0"/>
              <wp:docPr id="5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4.png"/>
                      <pic:cNvPicPr preferRelativeResize="0"/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717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9786ACD">
      <w:pPr>
        <w:spacing w:before="240" w:after="240"/>
        <w:ind w:left="720" w:firstLine="0"/>
      </w:pPr>
    </w:p>
    <w:p w14:paraId="0000002F">
      <w:pPr>
        <w:numPr>
          <w:ilvl w:val="0"/>
          <w:numId w:val="3"/>
        </w:numPr>
        <w:spacing w:before="240" w:after="240"/>
        <w:ind w:left="720" w:hanging="360"/>
      </w:pPr>
      <w:r>
        <w:rPr>
          <w:b/>
          <w:bCs/>
          <w:rtl w:val="0"/>
        </w:rPr>
        <w:t>Razer:</w:t>
      </w:r>
      <w:r>
        <w:rPr>
          <w:rtl w:val="0"/>
        </w:rPr>
        <w:t xml:space="preserve"> Uses a "Single Page" accordion checkout. You stay on one page while sections expand and collapse.</w:t>
      </w:r>
    </w:p>
    <w:p w14:paraId="00000030">
      <w:pPr>
        <w:spacing w:before="240" w:after="240"/>
        <w:ind w:left="720" w:firstLine="0"/>
        <w:rPr>
          <w:ins w:id="7" w:author="Shahnoor Elahi" w:date="2026-05-03T10:50:25Z"/>
        </w:rPr>
      </w:pPr>
      <w:ins w:id="8" w:author="Shahnoor Elahi" w:date="2026-05-03T10:50:25Z">
        <w:r>
          <w:rPr/>
          <w:drawing>
            <wp:inline distT="114300" distB="114300" distL="114300" distR="114300">
              <wp:extent cx="5943600" cy="2755900"/>
              <wp:effectExtent l="0" t="0" r="0" b="0"/>
              <wp:docPr id="3" name="image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6.png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755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B496FC8">
      <w:pPr>
        <w:spacing w:before="240" w:after="240"/>
        <w:ind w:left="720" w:firstLine="0"/>
      </w:pPr>
    </w:p>
    <w:p w14:paraId="4CB3A3B1">
      <w:pPr>
        <w:spacing w:before="240" w:after="240"/>
        <w:ind w:left="720" w:firstLine="0"/>
      </w:pPr>
    </w:p>
    <w:p w14:paraId="308E27F1">
      <w:pPr>
        <w:spacing w:before="240" w:after="240"/>
        <w:ind w:left="720" w:firstLine="0"/>
      </w:pPr>
    </w:p>
    <w:p w14:paraId="40510304">
      <w:pPr>
        <w:spacing w:before="240" w:after="240"/>
        <w:ind w:left="720" w:firstLine="0"/>
      </w:pPr>
    </w:p>
    <w:p w14:paraId="2119E906">
      <w:pPr>
        <w:spacing w:before="240" w:after="240"/>
        <w:ind w:left="720" w:firstLine="0"/>
      </w:pPr>
    </w:p>
    <w:p w14:paraId="7BA4945B">
      <w:pPr>
        <w:spacing w:before="240" w:after="240"/>
        <w:ind w:left="720" w:firstLine="0"/>
      </w:pPr>
    </w:p>
    <w:p w14:paraId="211E3876">
      <w:pPr>
        <w:spacing w:before="240" w:after="240"/>
        <w:ind w:left="720" w:firstLine="0"/>
      </w:pPr>
    </w:p>
    <w:p w14:paraId="00000031">
      <w:pPr>
        <w:spacing w:before="240" w:after="240"/>
        <w:rPr>
          <w:ins w:id="10" w:author="Shahnoor Elahi" w:date="2026-05-03T10:50:25Z"/>
        </w:rPr>
      </w:pPr>
      <w:ins w:id="11" w:author="Shahnoor Elahi" w:date="2026-05-03T10:50:25Z">
        <w:r>
          <w:rPr/>
          <w:drawing>
            <wp:inline distT="114300" distB="114300" distL="114300" distR="114300">
              <wp:extent cx="5943600" cy="5029200"/>
              <wp:effectExtent l="0" t="0" r="0" b="0"/>
              <wp:docPr id="4" name="image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9.png"/>
                      <pic:cNvPicPr preferRelativeResize="0"/>
                    </pic:nvPicPr>
                    <pic:blipFill>
                      <a:blip r:embed="rId16"/>
                      <a:srcRect b="514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029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0000032">
      <w:pPr>
        <w:spacing w:before="240" w:after="240"/>
        <w:ind w:left="720" w:firstLine="0"/>
        <w:jc w:val="left"/>
      </w:pPr>
      <w:ins w:id="13" w:author="Shahnoor Elahi" w:date="2026-05-03T10:50:25Z">
        <w:bookmarkStart w:id="6" w:name="_GoBack"/>
        <w:r>
          <w:rPr/>
          <w:drawing>
            <wp:inline distT="114300" distB="114300" distL="114300" distR="114300">
              <wp:extent cx="5638800" cy="7947025"/>
              <wp:effectExtent l="0" t="0" r="0" b="15875"/>
              <wp:docPr id="7" name="image1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12.png"/>
                      <pic:cNvPicPr preferRelativeResize="0"/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8800" cy="7947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bookmarkEnd w:id="6"/>
      </w:ins>
    </w:p>
    <w:p w14:paraId="00000033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bCs/>
          <w:rtl w:val="0"/>
        </w:rPr>
        <w:t>Review:</w:t>
      </w:r>
    </w:p>
    <w:p w14:paraId="00000034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Good:</w:t>
      </w:r>
      <w:r>
        <w:rPr>
          <w:rtl w:val="0"/>
        </w:rPr>
        <w:t xml:space="preserve"> Razer’s progress bar clearly shows the user how close they are to finishing.</w:t>
      </w:r>
    </w:p>
    <w:p w14:paraId="00000035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b/>
          <w:bCs/>
          <w:rtl w:val="0"/>
        </w:rPr>
        <w:t>Cluttered:</w:t>
      </w:r>
      <w:r>
        <w:rPr>
          <w:rtl w:val="0"/>
        </w:rPr>
        <w:t xml:space="preserve"> Steam’s checkout page often shows "Gift" options and "Terms of Service" checkboxes that take up significant vertical space.</w:t>
      </w:r>
    </w:p>
    <w:p w14:paraId="00000036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3gcpjkng2rr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UX Summary &amp; Recommendations</w:t>
      </w:r>
    </w:p>
    <w:p w14:paraId="00000038">
      <w:pPr>
        <w:spacing w:before="240" w:after="240"/>
      </w:pPr>
      <w:r>
        <w:rPr>
          <w:rtl w:val="0"/>
        </w:rPr>
        <w:t>For our Gaming Store, we should aim for:</w:t>
      </w:r>
    </w:p>
    <w:p w14:paraId="00000039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bCs/>
          <w:rtl w:val="0"/>
        </w:rPr>
        <w:t>Visual Navigation:</w:t>
      </w:r>
      <w:r>
        <w:rPr>
          <w:rtl w:val="0"/>
        </w:rPr>
        <w:t xml:space="preserve"> Use icons for categories (Headsets, GPUs, Laptops).</w:t>
      </w:r>
    </w:p>
    <w:p w14:paraId="0000003A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Guest Checkout:</w:t>
      </w:r>
      <w:r>
        <w:rPr>
          <w:rtl w:val="0"/>
        </w:rPr>
        <w:t xml:space="preserve"> Don't force gamers to create an account immediately; let them see the shipping costs first.</w:t>
      </w:r>
    </w:p>
    <w:p w14:paraId="0000003B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bCs/>
          <w:rtl w:val="0"/>
        </w:rPr>
        <w:t>Confidence Indicators:</w:t>
      </w:r>
      <w:r>
        <w:rPr>
          <w:rtl w:val="0"/>
        </w:rPr>
        <w:t xml:space="preserve"> Place "Official Warranty" or "Authenticity Guaranteed" badges near the </w:t>
      </w:r>
      <w:r>
        <w:rPr>
          <w:b/>
          <w:bCs/>
          <w:rtl w:val="0"/>
        </w:rPr>
        <w:t>Add to Cart</w:t>
      </w:r>
      <w:r>
        <w:rPr>
          <w:rtl w:val="0"/>
        </w:rPr>
        <w:t xml:space="preserve"> button to address the specific pain point mentioned in your problem statement.</w:t>
      </w:r>
    </w:p>
    <w:p w14:paraId="0000003C">
      <w:pPr>
        <w:spacing w:before="240" w:after="240"/>
      </w:pPr>
    </w:p>
    <w:p w14:paraId="0000003D">
      <w:pPr>
        <w:spacing w:before="240" w:after="24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1988094-5210-4D08-9FE8-C5FB01CFB50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0D8E9F8-53C2-4B6F-AE15-048D264B676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C1EB175-6397-413D-9C71-5D2E4F773C7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BBE2F71-39C0-4F5B-8515-08DD1B32069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305E019D-C990-4D02-9A11-94C2DF3E211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hahnoor Elahi">
    <w15:presenceInfo w15:providerId="None" w15:userId="Shahnoor Elah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7A75E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430</Words>
  <Characters>2318</Characters>
  <TotalTime>7</TotalTime>
  <ScaleCrop>false</ScaleCrop>
  <LinksUpToDate>false</LinksUpToDate>
  <CharactersWithSpaces>2707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2026-05-03T11:00:23Z</dcterms:created>
  <dc:creator>Home</dc:creator>
  <cp:lastModifiedBy>Home</cp:lastModifiedBy>
  <dcterms:modified xsi:type="dcterms:W3CDTF">2026-05-03T11:08:06Z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eyJoZGlkIjoiZGViYjcwOTNhMjIzMDViY2M2YjY3ZWFmNjQ1ODZmMTgifQ==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391B9850FD324C8AB7D20425845E5CA8_12</vt:lpwstr>
  </property>
</Properties>
</file>